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7FD12B" w14:textId="77777777" w:rsidR="005806E6" w:rsidRDefault="00000000">
      <w:r>
        <w:t>En la estructura de un sistema automatizado pueden distinguirse claramente una parte operativa, destinada a mantener la secuencia de trabajo requerida por el proceso, y una parte de control, centrada en la realización de ese proceso. (es falsa porque es al revés)</w:t>
      </w:r>
    </w:p>
    <w:p w14:paraId="43884CD7" w14:textId="77777777" w:rsidR="005806E6" w:rsidRDefault="005806E6"/>
    <w:p w14:paraId="5EF8B570" w14:textId="77777777" w:rsidR="005806E6" w:rsidRDefault="00000000">
      <w:r>
        <w:rPr>
          <w:noProof/>
        </w:rPr>
        <w:drawing>
          <wp:inline distT="114300" distB="114300" distL="114300" distR="114300" wp14:anchorId="6C14917E" wp14:editId="6C1E86E2">
            <wp:extent cx="5731200" cy="1092200"/>
            <wp:effectExtent l="0" t="0" r="0" b="0"/>
            <wp:docPr id="29" name="image4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7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092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65561A8" w14:textId="77777777" w:rsidR="005806E6" w:rsidRDefault="005806E6"/>
    <w:p w14:paraId="149026F3" w14:textId="77777777" w:rsidR="005806E6" w:rsidRDefault="00000000">
      <w:r>
        <w:t>Marque la definición correcta</w:t>
      </w:r>
    </w:p>
    <w:p w14:paraId="7933059A" w14:textId="77777777" w:rsidR="005806E6" w:rsidRDefault="00000000">
      <w:r>
        <w:rPr>
          <w:noProof/>
        </w:rPr>
        <w:drawing>
          <wp:inline distT="114300" distB="114300" distL="114300" distR="114300" wp14:anchorId="6A296C88" wp14:editId="523594EB">
            <wp:extent cx="5731200" cy="1549400"/>
            <wp:effectExtent l="0" t="0" r="0" b="0"/>
            <wp:docPr id="24" name="image2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6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549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56AD02B" w14:textId="77777777" w:rsidR="005806E6" w:rsidRDefault="005806E6"/>
    <w:p w14:paraId="5DC0D8C3" w14:textId="77777777" w:rsidR="005806E6" w:rsidRDefault="00000000">
      <w:r>
        <w:t>¿Cuál de las siguientes características de un PLC es válida? (según parece es la d, a chequear)</w:t>
      </w:r>
    </w:p>
    <w:p w14:paraId="4A489432" w14:textId="77777777" w:rsidR="005806E6" w:rsidRDefault="005806E6"/>
    <w:p w14:paraId="5D6A1675" w14:textId="77777777" w:rsidR="005806E6" w:rsidRDefault="00000000">
      <w:r>
        <w:rPr>
          <w:noProof/>
        </w:rPr>
        <w:drawing>
          <wp:inline distT="114300" distB="114300" distL="114300" distR="114300" wp14:anchorId="6C9ECA58" wp14:editId="22C57D0B">
            <wp:extent cx="5731200" cy="1562100"/>
            <wp:effectExtent l="0" t="0" r="0" b="0"/>
            <wp:docPr id="15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562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9EC6D9B" w14:textId="77777777" w:rsidR="005806E6" w:rsidRDefault="005806E6"/>
    <w:p w14:paraId="0E35AAC1" w14:textId="77777777" w:rsidR="005806E6" w:rsidRDefault="005806E6"/>
    <w:p w14:paraId="3BE4609E" w14:textId="77777777" w:rsidR="005806E6" w:rsidRDefault="00000000">
      <w:r>
        <w:t>El concepto de automatización de un proceso lleva implícita la participación humana en la ejecución de las diversas tareas u operaciones industriales, agrícolas, domésticas, administrativas o científicas entre otras, que el proceso requiere.</w:t>
      </w:r>
    </w:p>
    <w:p w14:paraId="435B5135" w14:textId="77777777" w:rsidR="005806E6" w:rsidRDefault="005806E6"/>
    <w:p w14:paraId="214746DB" w14:textId="77777777" w:rsidR="005806E6" w:rsidRDefault="00000000">
      <w:r>
        <w:rPr>
          <w:noProof/>
        </w:rPr>
        <w:drawing>
          <wp:inline distT="114300" distB="114300" distL="114300" distR="114300" wp14:anchorId="0D5AD834" wp14:editId="7125081F">
            <wp:extent cx="5731200" cy="1092200"/>
            <wp:effectExtent l="0" t="0" r="0" b="0"/>
            <wp:docPr id="10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092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67608EA" w14:textId="77777777" w:rsidR="005806E6" w:rsidRDefault="005806E6"/>
    <w:p w14:paraId="3940CC2E" w14:textId="77777777" w:rsidR="005806E6" w:rsidRDefault="005806E6"/>
    <w:p w14:paraId="05E5CC05" w14:textId="77777777" w:rsidR="005806E6" w:rsidRDefault="00000000">
      <w:r>
        <w:lastRenderedPageBreak/>
        <w:t>Así como el Nivel de Automatización viene determinado fundamentalmente por factores económicos y tecnológicos, la Arquitectura de Control a usar (centralizado, multicapa, distribuido o mixto) depende de características de los procesos y de la industria particular.</w:t>
      </w:r>
    </w:p>
    <w:p w14:paraId="5BD07DFB" w14:textId="77777777" w:rsidR="005806E6" w:rsidRDefault="005806E6"/>
    <w:p w14:paraId="687DFFCA" w14:textId="77777777" w:rsidR="005806E6" w:rsidRDefault="00000000">
      <w:r>
        <w:rPr>
          <w:noProof/>
        </w:rPr>
        <w:drawing>
          <wp:inline distT="114300" distB="114300" distL="114300" distR="114300" wp14:anchorId="34B5872C" wp14:editId="330F6AD7">
            <wp:extent cx="5731200" cy="1104900"/>
            <wp:effectExtent l="0" t="0" r="0" b="0"/>
            <wp:docPr id="33" name="image2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1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104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4CAE104" w14:textId="77777777" w:rsidR="005806E6" w:rsidRDefault="005806E6"/>
    <w:p w14:paraId="3627413A" w14:textId="77777777" w:rsidR="005806E6" w:rsidRDefault="00000000">
      <w:r>
        <w:t>Un circuito de 2 contactores conectados con lógica OR, posee una tabla de verdad que produce...</w:t>
      </w:r>
    </w:p>
    <w:p w14:paraId="1AFE21B1" w14:textId="77777777" w:rsidR="005806E6" w:rsidRDefault="00000000">
      <w:r>
        <w:rPr>
          <w:noProof/>
        </w:rPr>
        <w:drawing>
          <wp:inline distT="114300" distB="114300" distL="114300" distR="114300" wp14:anchorId="71829B5C" wp14:editId="3A8F0FC9">
            <wp:extent cx="5731200" cy="1981200"/>
            <wp:effectExtent l="0" t="0" r="0" b="0"/>
            <wp:docPr id="58" name="image5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2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981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25F520D" w14:textId="77777777" w:rsidR="005806E6" w:rsidRDefault="005806E6"/>
    <w:p w14:paraId="3DDB92E4" w14:textId="77777777" w:rsidR="005806E6" w:rsidRDefault="00000000">
      <w:r>
        <w:t>En el diseño de un DCS que involucre automatismos, además de los captadores y actuadores finales, debe enfocarse la atención en dispositivos de transporte de señales y comunicación de datos. Por ejemplo: un convertidor de red o de protocolo, un DAQ, un Datalogger, un Router o un conversor de medio.</w:t>
      </w:r>
    </w:p>
    <w:p w14:paraId="2B9F0A53" w14:textId="77777777" w:rsidR="005806E6" w:rsidRDefault="005806E6"/>
    <w:p w14:paraId="0F5BCF4C" w14:textId="77777777" w:rsidR="005806E6" w:rsidRDefault="00000000">
      <w:r>
        <w:rPr>
          <w:noProof/>
        </w:rPr>
        <w:drawing>
          <wp:inline distT="114300" distB="114300" distL="114300" distR="114300" wp14:anchorId="1D5D5322" wp14:editId="204B1346">
            <wp:extent cx="5731200" cy="1130300"/>
            <wp:effectExtent l="0" t="0" r="0" b="0"/>
            <wp:docPr id="55" name="image4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3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130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02C527A" w14:textId="77777777" w:rsidR="005806E6" w:rsidRDefault="005806E6"/>
    <w:p w14:paraId="4F64F12E" w14:textId="77777777" w:rsidR="005806E6" w:rsidRDefault="00000000">
      <w:r>
        <w:t>Indique cuál de las siguientes características de programación de un PLC es correcta: es b)</w:t>
      </w:r>
    </w:p>
    <w:p w14:paraId="6E8549E6" w14:textId="77777777" w:rsidR="005806E6" w:rsidRDefault="005806E6"/>
    <w:p w14:paraId="0A70F4BE" w14:textId="77777777" w:rsidR="005806E6" w:rsidRDefault="00000000">
      <w:r>
        <w:rPr>
          <w:noProof/>
        </w:rPr>
        <w:drawing>
          <wp:inline distT="114300" distB="114300" distL="114300" distR="114300" wp14:anchorId="7B2F28B0" wp14:editId="5B38D3FC">
            <wp:extent cx="5731200" cy="1320800"/>
            <wp:effectExtent l="0" t="0" r="0" b="0"/>
            <wp:docPr id="23" name="image2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2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320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A69DDFD" w14:textId="77777777" w:rsidR="005806E6" w:rsidRDefault="00000000">
      <w:r>
        <w:rPr>
          <w:noProof/>
        </w:rPr>
        <w:lastRenderedPageBreak/>
        <w:drawing>
          <wp:inline distT="114300" distB="114300" distL="114300" distR="114300" wp14:anchorId="2E2941B1" wp14:editId="7FC9E04A">
            <wp:extent cx="5731200" cy="457200"/>
            <wp:effectExtent l="0" t="0" r="0" b="0"/>
            <wp:docPr id="9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57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A75F8E5" w14:textId="77777777" w:rsidR="005806E6" w:rsidRDefault="005806E6"/>
    <w:p w14:paraId="5ADA35B1" w14:textId="77777777" w:rsidR="005806E6" w:rsidRDefault="00000000">
      <w:r>
        <w:t>El siguiente circuito representa una lógica AND, tanto en la evaluación como en la acción.</w:t>
      </w:r>
    </w:p>
    <w:p w14:paraId="004AB29A" w14:textId="77777777" w:rsidR="005806E6" w:rsidRDefault="005806E6"/>
    <w:p w14:paraId="4CB2759E" w14:textId="77777777" w:rsidR="005806E6" w:rsidRDefault="00000000">
      <w:r>
        <w:rPr>
          <w:noProof/>
        </w:rPr>
        <w:drawing>
          <wp:inline distT="114300" distB="114300" distL="114300" distR="114300" wp14:anchorId="7EAE7189" wp14:editId="0546A250">
            <wp:extent cx="5731200" cy="2336800"/>
            <wp:effectExtent l="0" t="0" r="0" b="0"/>
            <wp:docPr id="17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336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55706AA" w14:textId="77777777" w:rsidR="005806E6" w:rsidRDefault="00000000">
      <w:r>
        <w:t>¿Cuál de los siguientes módulos de expansión de un PLC no es aplicable en la práctica?</w:t>
      </w:r>
    </w:p>
    <w:p w14:paraId="26A78EF0" w14:textId="77777777" w:rsidR="005806E6" w:rsidRDefault="00000000">
      <w:r>
        <w:rPr>
          <w:noProof/>
        </w:rPr>
        <w:drawing>
          <wp:inline distT="114300" distB="114300" distL="114300" distR="114300" wp14:anchorId="01CD8F30" wp14:editId="45FAD9C9">
            <wp:extent cx="5731200" cy="2209800"/>
            <wp:effectExtent l="0" t="0" r="0" b="0"/>
            <wp:docPr id="40" name="image3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4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209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5234550" w14:textId="77777777" w:rsidR="005806E6" w:rsidRDefault="005806E6"/>
    <w:p w14:paraId="3526C36A" w14:textId="77777777" w:rsidR="005806E6" w:rsidRDefault="00000000">
      <w:r>
        <w:t>Cuál de las siguientes características aplicables a bloques de programación en LD es incorrecta:</w:t>
      </w:r>
    </w:p>
    <w:p w14:paraId="2B237993" w14:textId="77777777" w:rsidR="005806E6" w:rsidRDefault="00000000">
      <w:r>
        <w:rPr>
          <w:noProof/>
        </w:rPr>
        <w:drawing>
          <wp:inline distT="114300" distB="114300" distL="114300" distR="114300" wp14:anchorId="4381DA73" wp14:editId="67A643DE">
            <wp:extent cx="5731200" cy="1346200"/>
            <wp:effectExtent l="0" t="0" r="0" b="0"/>
            <wp:docPr id="27" name="image2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7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346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AFBBB7F" w14:textId="77777777" w:rsidR="005806E6" w:rsidRDefault="00000000">
      <w:r>
        <w:t>No parece que se pueda fijar cualquier valor, solo esos que dice en la imagen de abajo</w:t>
      </w:r>
    </w:p>
    <w:p w14:paraId="7654A85D" w14:textId="77777777" w:rsidR="005806E6" w:rsidRDefault="00000000">
      <w:r>
        <w:rPr>
          <w:noProof/>
        </w:rPr>
        <w:drawing>
          <wp:inline distT="114300" distB="114300" distL="114300" distR="114300" wp14:anchorId="70869089" wp14:editId="7563BF64">
            <wp:extent cx="5731200" cy="469900"/>
            <wp:effectExtent l="0" t="0" r="0" b="0"/>
            <wp:docPr id="25" name="image1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8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69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8CBDE97" w14:textId="77777777" w:rsidR="005806E6" w:rsidRDefault="005806E6"/>
    <w:p w14:paraId="3027026D" w14:textId="77777777" w:rsidR="005806E6" w:rsidRDefault="00000000">
      <w:r>
        <w:lastRenderedPageBreak/>
        <w:t>En una entrada analógica de un PLC o módulo de expansión debe conectarse la salida de un dispositivo que luego del sensado haya realizado una conversión del valor medido a un valor digital escalado convenientemente.</w:t>
      </w:r>
    </w:p>
    <w:p w14:paraId="6394D295" w14:textId="77777777" w:rsidR="005806E6" w:rsidRDefault="005806E6"/>
    <w:p w14:paraId="5F5F86CD" w14:textId="77777777" w:rsidR="005806E6" w:rsidRDefault="00000000">
      <w:r>
        <w:rPr>
          <w:noProof/>
        </w:rPr>
        <w:drawing>
          <wp:inline distT="114300" distB="114300" distL="114300" distR="114300" wp14:anchorId="0EB267A0" wp14:editId="6D3E282F">
            <wp:extent cx="5731200" cy="1117600"/>
            <wp:effectExtent l="0" t="0" r="0" b="0"/>
            <wp:docPr id="66" name="image6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0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117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EC35D28" w14:textId="77777777" w:rsidR="005806E6" w:rsidRDefault="00000000">
      <w:r>
        <w:t>Indique cuál de las siguientes afirmaciones no es aplicable a los Dispositivos Programables:</w:t>
      </w:r>
    </w:p>
    <w:p w14:paraId="57D9BCF1" w14:textId="77777777" w:rsidR="005806E6" w:rsidRDefault="00000000">
      <w:r>
        <w:rPr>
          <w:noProof/>
        </w:rPr>
        <w:drawing>
          <wp:inline distT="114300" distB="114300" distL="114300" distR="114300" wp14:anchorId="049882B9" wp14:editId="69DB9932">
            <wp:extent cx="5731200" cy="1422400"/>
            <wp:effectExtent l="0" t="0" r="0" b="0"/>
            <wp:docPr id="46" name="image4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6.pn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422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7325BAA" w14:textId="77777777" w:rsidR="005806E6" w:rsidRDefault="00000000">
      <w:r>
        <w:t>En los casos de autómatas autónomos (compactos), la suma de las intensidades de corriente requeridas por las entradas/salidas alimentadas desde el propio PLC, debe ser igual o menor a la máxima intensidad de corriente que pueda entregar la fuente incorporada. (????? alguno que me explique esta)</w:t>
      </w:r>
      <w:commentRangeStart w:id="0"/>
    </w:p>
    <w:commentRangeEnd w:id="0"/>
    <w:p w14:paraId="41F37B19" w14:textId="77777777" w:rsidR="005806E6" w:rsidRDefault="00000000">
      <w:r>
        <w:rPr>
          <w:rStyle w:val="Refdecomentario"/>
          <w:sz w:val="22"/>
          <w:szCs w:val="22"/>
        </w:rPr>
        <w:commentReference w:id="0"/>
      </w:r>
    </w:p>
    <w:p w14:paraId="34C64EF7" w14:textId="77777777" w:rsidR="005806E6" w:rsidRDefault="00000000">
      <w:commentRangeStart w:id="1"/>
      <w:r>
        <w:rPr>
          <w:noProof/>
        </w:rPr>
        <w:drawing>
          <wp:inline distT="114300" distB="114300" distL="114300" distR="114300" wp14:anchorId="2890F087" wp14:editId="5B682AF5">
            <wp:extent cx="5731200" cy="1041400"/>
            <wp:effectExtent l="0" t="0" r="0" b="0"/>
            <wp:docPr id="13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041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commentRangeEnd w:id="1"/>
      <w:r>
        <w:rPr>
          <w:rStyle w:val="Refdecomentario"/>
          <w:sz w:val="22"/>
          <w:szCs w:val="22"/>
        </w:rPr>
        <w:commentReference w:id="1"/>
      </w:r>
    </w:p>
    <w:p w14:paraId="36D02E40" w14:textId="77777777" w:rsidR="005806E6" w:rsidRDefault="005806E6"/>
    <w:p w14:paraId="6B8B22E4" w14:textId="77777777" w:rsidR="005806E6" w:rsidRDefault="00000000">
      <w:r>
        <w:t>La portabilidad de un programa de PLC en lógica escalera está dada por la conversión directa que puede hacerse del mismo a un programa mediante listas de instrucciones, almacenadas en simples archivos de texto en formato ASCII.</w:t>
      </w:r>
    </w:p>
    <w:p w14:paraId="53C67645" w14:textId="77777777" w:rsidR="005806E6" w:rsidRDefault="005806E6"/>
    <w:p w14:paraId="7FB40F34" w14:textId="77777777" w:rsidR="005806E6" w:rsidRDefault="00000000">
      <w:r>
        <w:rPr>
          <w:noProof/>
        </w:rPr>
        <w:drawing>
          <wp:inline distT="114300" distB="114300" distL="114300" distR="114300" wp14:anchorId="4644D085" wp14:editId="59005E26">
            <wp:extent cx="5731200" cy="1130300"/>
            <wp:effectExtent l="0" t="0" r="0" b="0"/>
            <wp:docPr id="47" name="image4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1.png"/>
                    <pic:cNvPicPr preferRelativeResize="0"/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130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9B82B70" w14:textId="77777777" w:rsidR="005806E6" w:rsidRDefault="005806E6"/>
    <w:p w14:paraId="696730BE" w14:textId="77777777" w:rsidR="005806E6" w:rsidRDefault="00000000">
      <w:r>
        <w:t>Indique cuál de las siguientes características de programación de un PLC es incorrecta: (a chequear, porque en a) dice que los contadores rapidos se usan para señales de baja frecuencia y en realidad es para las de alta frecuencia. No obstante la d podria estar mal porque %M21 almacena estados 1 o 0, y no sería posible en principio multiplicar por 3)</w:t>
      </w:r>
    </w:p>
    <w:p w14:paraId="36C5C6AF" w14:textId="77777777" w:rsidR="005806E6" w:rsidRDefault="00000000">
      <w:ins w:id="2" w:author="Juan Camano" w:date="2025-04-30T12:57:00Z">
        <w:r>
          <w:lastRenderedPageBreak/>
          <w:t>es</w:t>
        </w:r>
      </w:ins>
      <w:del w:id="3" w:author="Juan Camano" w:date="2025-04-30T12:57:00Z">
        <w:r>
          <w:rPr>
            <w:noProof/>
            <w:rPrChange w:id="4" w:author="Juan Camano" w:date="2025-04-30T12:57:00Z">
              <w:rPr>
                <w:noProof/>
              </w:rPr>
            </w:rPrChange>
          </w:rPr>
          <w:drawing>
            <wp:inline distT="114300" distB="114300" distL="114300" distR="114300" wp14:anchorId="7E28BDDB" wp14:editId="7C086388">
              <wp:extent cx="5731200" cy="1625600"/>
              <wp:effectExtent l="0" t="0" r="0" b="0"/>
              <wp:docPr id="16" name="image10.png"/>
              <wp:cNvGraphicFramePr/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image10.png"/>
                      <pic:cNvPicPr preferRelativeResize="0"/>
                    </pic:nvPicPr>
                    <pic:blipFill>
                      <a:blip r:embed="rId24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731200" cy="1625600"/>
                      </a:xfrm>
                      <a:prstGeom prst="rect">
                        <a:avLst/>
                      </a:prstGeom>
                      <a:ln/>
                    </pic:spPr>
                  </pic:pic>
                </a:graphicData>
              </a:graphic>
            </wp:inline>
          </w:drawing>
        </w:r>
      </w:del>
    </w:p>
    <w:p w14:paraId="5C64035C" w14:textId="77777777" w:rsidR="005806E6" w:rsidRDefault="005806E6"/>
    <w:p w14:paraId="03E1CDD2" w14:textId="77777777" w:rsidR="005806E6" w:rsidRDefault="00000000">
      <w:r>
        <w:t>Indique cual de las siguientes parrafos no es aplicable a los Dispositivos Programables</w:t>
      </w:r>
    </w:p>
    <w:p w14:paraId="08A1AC43" w14:textId="77777777" w:rsidR="005806E6" w:rsidRDefault="00000000">
      <w:r w:rsidRPr="008A7B0E">
        <w:rPr>
          <w:noProof/>
        </w:rPr>
        <w:drawing>
          <wp:inline distT="114300" distB="114300" distL="114300" distR="114300" wp14:anchorId="68DF44AD" wp14:editId="585A8CD1">
            <wp:extent cx="5731200" cy="1181100"/>
            <wp:effectExtent l="0" t="0" r="0" b="0"/>
            <wp:docPr id="26" name="image1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9.png"/>
                    <pic:cNvPicPr preferRelativeResize="0"/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181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D5A37F1" w14:textId="77777777" w:rsidR="005806E6" w:rsidRDefault="005806E6"/>
    <w:p w14:paraId="4920FBD5" w14:textId="77777777" w:rsidR="005806E6" w:rsidRDefault="00000000">
      <w:r>
        <w:t>Indique cua</w:t>
      </w:r>
      <w:ins w:id="5" w:author="Juan Camano" w:date="2025-04-30T12:57:00Z">
        <w:r>
          <w:t>es</w:t>
        </w:r>
      </w:ins>
      <w:r>
        <w:t>l de los siguientes postulados referidos a los automatas programables es falso:</w:t>
      </w:r>
    </w:p>
    <w:p w14:paraId="1169E7B5" w14:textId="77777777" w:rsidR="005806E6" w:rsidRDefault="00000000">
      <w:r>
        <w:rPr>
          <w:noProof/>
        </w:rPr>
        <w:drawing>
          <wp:inline distT="114300" distB="114300" distL="114300" distR="114300" wp14:anchorId="24D92451" wp14:editId="3952EA9A">
            <wp:extent cx="5731200" cy="1600200"/>
            <wp:effectExtent l="0" t="0" r="0" b="0"/>
            <wp:docPr id="22" name="image2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0.png"/>
                    <pic:cNvPicPr preferRelativeResize="0"/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600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6EACF9D" w14:textId="77777777" w:rsidR="005806E6" w:rsidRDefault="005806E6"/>
    <w:p w14:paraId="192B911B" w14:textId="77777777" w:rsidR="005806E6" w:rsidRDefault="00000000">
      <w:r>
        <w:t>Indique cual de las siguientes características no es aplicable a un PLC:</w:t>
      </w:r>
    </w:p>
    <w:p w14:paraId="376A6ED5" w14:textId="77777777" w:rsidR="005806E6" w:rsidRDefault="00000000">
      <w:r>
        <w:rPr>
          <w:noProof/>
        </w:rPr>
        <w:drawing>
          <wp:inline distT="114300" distB="114300" distL="114300" distR="114300" wp14:anchorId="3CFEF21C" wp14:editId="1B9ADFAF">
            <wp:extent cx="5731200" cy="1320800"/>
            <wp:effectExtent l="0" t="0" r="0" b="0"/>
            <wp:docPr id="64" name="image6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2.png"/>
                    <pic:cNvPicPr preferRelativeResize="0"/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320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92AB9CC" w14:textId="77777777" w:rsidR="005806E6" w:rsidRDefault="00000000">
      <w:r>
        <w:t>El que hizo el PDF marcó la c), pero en realidad no es correcta porque esa SI es aplicable a un PLC (ver imagen de abajo). Yo diria que en esa la correcta es la e) por descarte, porque las demás todas se aplican en un PLC.</w:t>
      </w:r>
    </w:p>
    <w:p w14:paraId="47268779" w14:textId="77777777" w:rsidR="005806E6" w:rsidRDefault="00000000">
      <w:r>
        <w:rPr>
          <w:noProof/>
        </w:rPr>
        <w:lastRenderedPageBreak/>
        <w:drawing>
          <wp:inline distT="114300" distB="114300" distL="114300" distR="114300" wp14:anchorId="1F84094E" wp14:editId="2765A8D0">
            <wp:extent cx="5429250" cy="2990850"/>
            <wp:effectExtent l="0" t="0" r="0" b="0"/>
            <wp:docPr id="63" name="image6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5.png"/>
                    <pic:cNvPicPr preferRelativeResize="0"/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29250" cy="29908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C2807EC" w14:textId="77777777" w:rsidR="005806E6" w:rsidRDefault="005806E6"/>
    <w:p w14:paraId="16C4AFD8" w14:textId="77777777" w:rsidR="005806E6" w:rsidRDefault="005806E6"/>
    <w:p w14:paraId="129AB369" w14:textId="77777777" w:rsidR="005806E6" w:rsidRDefault="005806E6"/>
    <w:p w14:paraId="53E170A0" w14:textId="77777777" w:rsidR="005806E6" w:rsidRDefault="005806E6"/>
    <w:p w14:paraId="0AAA8DC9" w14:textId="77777777" w:rsidR="005806E6" w:rsidRDefault="005806E6"/>
    <w:p w14:paraId="4C0DFB76" w14:textId="77777777" w:rsidR="005806E6" w:rsidRDefault="005806E6"/>
    <w:p w14:paraId="4F74B47C" w14:textId="77777777" w:rsidR="005806E6" w:rsidRDefault="005806E6"/>
    <w:p w14:paraId="4B3CD1FD" w14:textId="77777777" w:rsidR="005806E6" w:rsidRDefault="005806E6"/>
    <w:p w14:paraId="7750A1AF" w14:textId="77777777" w:rsidR="005806E6" w:rsidRDefault="00000000">
      <w:r>
        <w:t>Indique cuál de las siguientes características estructurales y funcionales de un PLC no es válida</w:t>
      </w:r>
    </w:p>
    <w:p w14:paraId="6B57C16A" w14:textId="77777777" w:rsidR="005806E6" w:rsidRDefault="005806E6"/>
    <w:p w14:paraId="20A3EFAD" w14:textId="77777777" w:rsidR="005806E6" w:rsidRDefault="00000000">
      <w:r>
        <w:rPr>
          <w:noProof/>
        </w:rPr>
        <w:drawing>
          <wp:inline distT="114300" distB="114300" distL="114300" distR="114300" wp14:anchorId="020A053D" wp14:editId="5577A82F">
            <wp:extent cx="6070439" cy="1319213"/>
            <wp:effectExtent l="0" t="0" r="0" b="0"/>
            <wp:docPr id="42" name="image4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0.png"/>
                    <pic:cNvPicPr preferRelativeResize="0"/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070439" cy="131921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C2E968A" w14:textId="77777777" w:rsidR="005806E6" w:rsidRDefault="00000000">
      <w:r>
        <w:t>Cuál de las siguientes reglas aplicables a lógica escalera es incorrecta:</w:t>
      </w:r>
    </w:p>
    <w:p w14:paraId="32520C0B" w14:textId="77777777" w:rsidR="005806E6" w:rsidRDefault="005806E6"/>
    <w:p w14:paraId="10A4C8A8" w14:textId="77777777" w:rsidR="005806E6" w:rsidRDefault="00000000">
      <w:r>
        <w:rPr>
          <w:noProof/>
        </w:rPr>
        <w:drawing>
          <wp:inline distT="114300" distB="114300" distL="114300" distR="114300" wp14:anchorId="6A7C07AA" wp14:editId="333EE784">
            <wp:extent cx="5731200" cy="1244600"/>
            <wp:effectExtent l="0" t="0" r="0" b="0"/>
            <wp:docPr id="51" name="image4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8.png"/>
                    <pic:cNvPicPr preferRelativeResize="0"/>
                  </pic:nvPicPr>
                  <pic:blipFill>
                    <a:blip r:embed="rId3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244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CB29386" w14:textId="77777777" w:rsidR="005806E6" w:rsidRDefault="005806E6"/>
    <w:p w14:paraId="09D241E4" w14:textId="77777777" w:rsidR="005806E6" w:rsidRDefault="00000000">
      <w:r>
        <w:t>Cuál de las siguientes características aplicables a bloques de programación en LD es incorrecta: (esta pregunta está repetida)</w:t>
      </w:r>
    </w:p>
    <w:p w14:paraId="623682DF" w14:textId="77777777" w:rsidR="005806E6" w:rsidRDefault="00000000">
      <w:r>
        <w:rPr>
          <w:noProof/>
        </w:rPr>
        <w:lastRenderedPageBreak/>
        <w:drawing>
          <wp:inline distT="114300" distB="114300" distL="114300" distR="114300" wp14:anchorId="0F4475DE" wp14:editId="506A80FE">
            <wp:extent cx="5731200" cy="1054100"/>
            <wp:effectExtent l="0" t="0" r="0" b="0"/>
            <wp:docPr id="38" name="image3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1.png"/>
                    <pic:cNvPicPr preferRelativeResize="0"/>
                  </pic:nvPicPr>
                  <pic:blipFill>
                    <a:blip r:embed="rId3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054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04783F2" w14:textId="77777777" w:rsidR="005806E6" w:rsidRDefault="005806E6"/>
    <w:p w14:paraId="329DBA13" w14:textId="77777777" w:rsidR="005806E6" w:rsidRDefault="00000000">
      <w:r>
        <w:t>Indique cuál de los siguientes conceptos es incorrecto: (no se si esto es del tema que va en el exámen)</w:t>
      </w:r>
    </w:p>
    <w:p w14:paraId="67F8389A" w14:textId="77777777" w:rsidR="005806E6" w:rsidRDefault="00000000">
      <w:pPr>
        <w:rPr>
          <w:del w:id="6" w:author="Ulises Bonada" w:date="2025-04-15T14:27:00Z"/>
        </w:rPr>
      </w:pPr>
      <w:r>
        <w:rPr>
          <w:noProof/>
        </w:rPr>
        <w:drawing>
          <wp:inline distT="114300" distB="114300" distL="114300" distR="114300" wp14:anchorId="20E364B8" wp14:editId="4E9BB585">
            <wp:extent cx="5731200" cy="1016000"/>
            <wp:effectExtent l="0" t="0" r="0" b="0"/>
            <wp:docPr id="50" name="image4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5.png"/>
                    <pic:cNvPicPr preferRelativeResize="0"/>
                  </pic:nvPicPr>
                  <pic:blipFill>
                    <a:blip r:embed="rId3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016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8A053A6" w14:textId="77777777" w:rsidR="005806E6" w:rsidRDefault="005806E6">
      <w:pPr>
        <w:rPr>
          <w:del w:id="7" w:author="Ulises Bonada" w:date="2025-04-15T14:27:00Z"/>
        </w:rPr>
      </w:pPr>
    </w:p>
    <w:p w14:paraId="79B5C9C3" w14:textId="77777777" w:rsidR="005806E6" w:rsidRDefault="005806E6"/>
    <w:p w14:paraId="4E0A4276" w14:textId="77777777" w:rsidR="005806E6" w:rsidRDefault="005806E6"/>
    <w:p w14:paraId="7AA4962F" w14:textId="77777777" w:rsidR="005806E6" w:rsidRDefault="005806E6"/>
    <w:p w14:paraId="172289CE" w14:textId="77777777" w:rsidR="005806E6" w:rsidRDefault="005806E6"/>
    <w:p w14:paraId="230D59B6" w14:textId="77777777" w:rsidR="005806E6" w:rsidRDefault="005806E6"/>
    <w:p w14:paraId="52376598" w14:textId="77777777" w:rsidR="005806E6" w:rsidRDefault="005806E6"/>
    <w:p w14:paraId="32416730" w14:textId="77777777" w:rsidR="005806E6" w:rsidRDefault="005806E6"/>
    <w:p w14:paraId="122076A7" w14:textId="77777777" w:rsidR="005806E6" w:rsidRDefault="005806E6"/>
    <w:p w14:paraId="0274B2D2" w14:textId="77777777" w:rsidR="005806E6" w:rsidRDefault="005806E6"/>
    <w:p w14:paraId="51FCE713" w14:textId="77777777" w:rsidR="005806E6" w:rsidRDefault="00000000">
      <w:r>
        <w:t xml:space="preserve">Indique cuál de las siguientes características es válida. Respuesta: b) </w:t>
      </w:r>
    </w:p>
    <w:p w14:paraId="6E399400" w14:textId="77777777" w:rsidR="005806E6" w:rsidRDefault="005806E6"/>
    <w:p w14:paraId="31EFBB83" w14:textId="77777777" w:rsidR="005806E6" w:rsidRDefault="00000000">
      <w:r>
        <w:rPr>
          <w:noProof/>
        </w:rPr>
        <w:drawing>
          <wp:inline distT="114300" distB="114300" distL="114300" distR="114300" wp14:anchorId="468F7E84" wp14:editId="09F56792">
            <wp:extent cx="5731200" cy="1905000"/>
            <wp:effectExtent l="0" t="0" r="0" b="0"/>
            <wp:docPr id="49" name="image4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4.png"/>
                    <pic:cNvPicPr preferRelativeResize="0"/>
                  </pic:nvPicPr>
                  <pic:blipFill>
                    <a:blip r:embed="rId3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905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4F95FA3" w14:textId="77777777" w:rsidR="005806E6" w:rsidRDefault="005806E6"/>
    <w:p w14:paraId="7DD6E241" w14:textId="77777777" w:rsidR="005806E6" w:rsidRDefault="005806E6"/>
    <w:p w14:paraId="37B2C2FD" w14:textId="77777777" w:rsidR="005806E6" w:rsidRDefault="00000000">
      <w:r>
        <w:t>¿Cuál de los siguientes valores expresados en base 2 equivale al valor decimal 123?</w:t>
      </w:r>
    </w:p>
    <w:p w14:paraId="5FEF22A0" w14:textId="77777777" w:rsidR="005806E6" w:rsidRDefault="00000000">
      <w:r>
        <w:rPr>
          <w:noProof/>
        </w:rPr>
        <w:lastRenderedPageBreak/>
        <w:drawing>
          <wp:inline distT="114300" distB="114300" distL="114300" distR="114300" wp14:anchorId="269308CF" wp14:editId="71C5AC96">
            <wp:extent cx="4962525" cy="1571625"/>
            <wp:effectExtent l="0" t="0" r="0" b="0"/>
            <wp:docPr id="39" name="image3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6.png"/>
                    <pic:cNvPicPr preferRelativeResize="0"/>
                  </pic:nvPicPr>
                  <pic:blipFill>
                    <a:blip r:embed="rId3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62525" cy="15716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4102F3C" w14:textId="77777777" w:rsidR="005806E6" w:rsidRDefault="005806E6"/>
    <w:p w14:paraId="2BF10C35" w14:textId="77777777" w:rsidR="005806E6" w:rsidRDefault="00000000">
      <w:r>
        <w:t>Un circuito de 2 contactores conectados con lógica XOR, posee una tabla de verdad que produce… (respuesta d))</w:t>
      </w:r>
    </w:p>
    <w:p w14:paraId="596E0706" w14:textId="77777777" w:rsidR="005806E6" w:rsidRDefault="00000000">
      <w:r>
        <w:rPr>
          <w:noProof/>
        </w:rPr>
        <w:drawing>
          <wp:inline distT="114300" distB="114300" distL="114300" distR="114300" wp14:anchorId="477AE9F5" wp14:editId="516E3265">
            <wp:extent cx="5731200" cy="1917700"/>
            <wp:effectExtent l="0" t="0" r="0" b="0"/>
            <wp:docPr id="14" name="image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/>
                    <pic:cNvPicPr preferRelativeResize="0"/>
                  </pic:nvPicPr>
                  <pic:blipFill>
                    <a:blip r:embed="rId3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917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D104CBD" w14:textId="77777777" w:rsidR="005806E6" w:rsidRDefault="005806E6"/>
    <w:p w14:paraId="255CED84" w14:textId="77777777" w:rsidR="005806E6" w:rsidRDefault="00000000">
      <w:r>
        <w:t>Las salidas de relé de un PLC poseen un tiempo de retardo en la señal, mayor que las salidas de transistor (Verdadero)</w:t>
      </w:r>
    </w:p>
    <w:p w14:paraId="7910A85B" w14:textId="77777777" w:rsidR="005806E6" w:rsidRDefault="00000000">
      <w:r>
        <w:rPr>
          <w:noProof/>
        </w:rPr>
        <w:drawing>
          <wp:inline distT="114300" distB="114300" distL="114300" distR="114300" wp14:anchorId="0B903718" wp14:editId="369E447F">
            <wp:extent cx="5731200" cy="1752600"/>
            <wp:effectExtent l="0" t="0" r="0" b="0"/>
            <wp:docPr id="62" name="image5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6.png"/>
                    <pic:cNvPicPr preferRelativeResize="0"/>
                  </pic:nvPicPr>
                  <pic:blipFill>
                    <a:blip r:embed="rId3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752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F17AF3C" w14:textId="77777777" w:rsidR="005806E6" w:rsidRDefault="00000000">
      <w:r>
        <w:t>El siguiente circuito representa una lógica AND, tanto en la evaluación como en la acción. (Verdadero)</w:t>
      </w:r>
    </w:p>
    <w:p w14:paraId="1AAA5429" w14:textId="77777777" w:rsidR="005806E6" w:rsidRDefault="00000000">
      <w:r>
        <w:rPr>
          <w:noProof/>
        </w:rPr>
        <w:lastRenderedPageBreak/>
        <w:drawing>
          <wp:inline distT="114300" distB="114300" distL="114300" distR="114300" wp14:anchorId="70B69F7D" wp14:editId="29117912">
            <wp:extent cx="5648325" cy="2152650"/>
            <wp:effectExtent l="0" t="0" r="0" b="0"/>
            <wp:docPr id="30" name="image2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3.png"/>
                    <pic:cNvPicPr preferRelativeResize="0"/>
                  </pic:nvPicPr>
                  <pic:blipFill>
                    <a:blip r:embed="rId3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48325" cy="21526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36B67B0" w14:textId="77777777" w:rsidR="005806E6" w:rsidRDefault="005806E6"/>
    <w:p w14:paraId="1A7586A8" w14:textId="77777777" w:rsidR="005806E6" w:rsidRDefault="00000000">
      <w:r>
        <w:t>Las tecnologías a emplear en la Parte de Control dependerán fuertemente de las características del proceso a automatizar, de las tecnologías heredadas en la planta y también del presupuesto disponible</w:t>
      </w:r>
    </w:p>
    <w:p w14:paraId="29BBABF5" w14:textId="77777777" w:rsidR="005806E6" w:rsidRDefault="00000000">
      <w:r>
        <w:rPr>
          <w:noProof/>
        </w:rPr>
        <w:drawing>
          <wp:inline distT="114300" distB="114300" distL="114300" distR="114300" wp14:anchorId="1E5E685B" wp14:editId="26D6231B">
            <wp:extent cx="5731200" cy="1549400"/>
            <wp:effectExtent l="0" t="0" r="0" b="0"/>
            <wp:docPr id="41" name="image3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2.png"/>
                    <pic:cNvPicPr preferRelativeResize="0"/>
                  </pic:nvPicPr>
                  <pic:blipFill>
                    <a:blip r:embed="rId3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549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FC09013" w14:textId="77777777" w:rsidR="005806E6" w:rsidRDefault="00000000">
      <w:r>
        <w:t>Los diferentes Sistemas de Automatización que existen en una industria interactúan entre sí por medio de un Sistema de Comunicaciones Industriales, soportada por una Red Digital de Datos.</w:t>
      </w:r>
    </w:p>
    <w:p w14:paraId="3963F9FA" w14:textId="77777777" w:rsidR="005806E6" w:rsidRDefault="005806E6"/>
    <w:p w14:paraId="4B79B3D3" w14:textId="77777777" w:rsidR="005806E6" w:rsidRDefault="00000000">
      <w:r>
        <w:rPr>
          <w:noProof/>
        </w:rPr>
        <w:drawing>
          <wp:inline distT="114300" distB="114300" distL="114300" distR="114300" wp14:anchorId="000D978F" wp14:editId="247BE6C6">
            <wp:extent cx="5731200" cy="1536700"/>
            <wp:effectExtent l="0" t="0" r="0" b="0"/>
            <wp:docPr id="67" name="image5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9.png"/>
                    <pic:cNvPicPr preferRelativeResize="0"/>
                  </pic:nvPicPr>
                  <pic:blipFill>
                    <a:blip r:embed="rId3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536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6F494D9" w14:textId="77777777" w:rsidR="005806E6" w:rsidRDefault="005806E6"/>
    <w:p w14:paraId="3FFF1196" w14:textId="77777777" w:rsidR="005806E6" w:rsidRDefault="00000000">
      <w:commentRangeStart w:id="8"/>
      <w:r>
        <w:rPr>
          <w:noProof/>
        </w:rPr>
        <w:drawing>
          <wp:inline distT="114300" distB="114300" distL="114300" distR="114300" wp14:anchorId="4050F8A5" wp14:editId="7D5FBAB0">
            <wp:extent cx="5731200" cy="1054100"/>
            <wp:effectExtent l="0" t="0" r="0" b="0"/>
            <wp:docPr id="59" name="image6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4.png"/>
                    <pic:cNvPicPr preferRelativeResize="0"/>
                  </pic:nvPicPr>
                  <pic:blipFill>
                    <a:blip r:embed="rId4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054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commentRangeEnd w:id="8"/>
      <w:r>
        <w:rPr>
          <w:rStyle w:val="Refdecomentario"/>
          <w:sz w:val="22"/>
          <w:szCs w:val="22"/>
        </w:rPr>
        <w:commentReference w:id="8"/>
      </w:r>
    </w:p>
    <w:p w14:paraId="37528FA5" w14:textId="77777777" w:rsidR="005806E6" w:rsidRDefault="00000000">
      <w:r>
        <w:rPr>
          <w:noProof/>
        </w:rPr>
        <w:lastRenderedPageBreak/>
        <w:drawing>
          <wp:inline distT="114300" distB="114300" distL="114300" distR="114300" wp14:anchorId="5C89EF97" wp14:editId="32B96539">
            <wp:extent cx="5429250" cy="2533650"/>
            <wp:effectExtent l="0" t="0" r="0" b="0"/>
            <wp:docPr id="36" name="image3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0.png"/>
                    <pic:cNvPicPr preferRelativeResize="0"/>
                  </pic:nvPicPr>
                  <pic:blipFill>
                    <a:blip r:embed="rId4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29250" cy="25336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55D72D9" w14:textId="77777777" w:rsidR="005806E6" w:rsidRDefault="005806E6"/>
    <w:p w14:paraId="1D0BDABB" w14:textId="77777777" w:rsidR="005806E6" w:rsidRDefault="00000000">
      <w:r>
        <w:t>En la Tecnología de Control Programada es posible usar dispositivos basados en Microcontroladores o en Microprocesadores, como son los casos de las Computadoras y los Controladores Lógicos Programables</w:t>
      </w:r>
    </w:p>
    <w:p w14:paraId="6AD300FD" w14:textId="77777777" w:rsidR="005806E6" w:rsidRDefault="00000000">
      <w:del w:id="9" w:author="Juan Camano" w:date="2025-04-30T12:58:00Z">
        <w:r w:rsidRPr="008A7B0E">
          <w:rPr>
            <w:noProof/>
          </w:rPr>
          <w:drawing>
            <wp:inline distT="114300" distB="114300" distL="114300" distR="114300" wp14:anchorId="0D6D0EBB" wp14:editId="2BDAD94D">
              <wp:extent cx="5731200" cy="1092200"/>
              <wp:effectExtent l="0" t="0" r="0" b="0"/>
              <wp:docPr id="56" name="image51.png"/>
              <wp:cNvGraphicFramePr/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image51.png"/>
                      <pic:cNvPicPr preferRelativeResize="0"/>
                    </pic:nvPicPr>
                    <pic:blipFill>
                      <a:blip r:embed="rId4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731200" cy="1092200"/>
                      </a:xfrm>
                      <a:prstGeom prst="rect">
                        <a:avLst/>
                      </a:prstGeom>
                      <a:ln/>
                    </pic:spPr>
                  </pic:pic>
                </a:graphicData>
              </a:graphic>
            </wp:inline>
          </w:drawing>
        </w:r>
      </w:del>
    </w:p>
    <w:p w14:paraId="3BD9C792" w14:textId="77777777" w:rsidR="005806E6" w:rsidRDefault="005806E6"/>
    <w:p w14:paraId="2CCA07FA" w14:textId="77777777" w:rsidR="005806E6" w:rsidRDefault="00000000">
      <w:r>
        <w:t>La Pirámide Control es un Concepto fundamental al momento de diseñar un Sistema de Control</w:t>
      </w:r>
    </w:p>
    <w:p w14:paraId="5DA0D6CA" w14:textId="77777777" w:rsidR="005806E6" w:rsidRDefault="00000000">
      <w:r w:rsidRPr="008A7B0E">
        <w:rPr>
          <w:noProof/>
        </w:rPr>
        <w:drawing>
          <wp:inline distT="114300" distB="114300" distL="114300" distR="114300" wp14:anchorId="05CF2FC0" wp14:editId="786784E1">
            <wp:extent cx="5731200" cy="1587500"/>
            <wp:effectExtent l="0" t="0" r="0" b="0"/>
            <wp:docPr id="4" name="image3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9.png"/>
                    <pic:cNvPicPr preferRelativeResize="0"/>
                  </pic:nvPicPr>
                  <pic:blipFill>
                    <a:blip r:embed="rId4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587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E5CDC78" w14:textId="77777777" w:rsidR="005806E6" w:rsidRDefault="005806E6"/>
    <w:p w14:paraId="4B82E6AC" w14:textId="77777777" w:rsidR="005806E6" w:rsidRDefault="005806E6"/>
    <w:p w14:paraId="77D830B8" w14:textId="77777777" w:rsidR="005806E6" w:rsidRDefault="005806E6"/>
    <w:p w14:paraId="3BD1F3B0" w14:textId="77777777" w:rsidR="005806E6" w:rsidRDefault="005806E6"/>
    <w:p w14:paraId="007E6FB2" w14:textId="77777777" w:rsidR="005806E6" w:rsidRDefault="00000000">
      <w:r>
        <w:t>En todo automatismo es posible diferenciar algunos dispositivos o elementos en la Parte Operativa y otros elementos en la Parte de Control</w:t>
      </w:r>
    </w:p>
    <w:p w14:paraId="0D8FC174" w14:textId="77777777" w:rsidR="005806E6" w:rsidRDefault="005806E6"/>
    <w:p w14:paraId="5EFD450C" w14:textId="77777777" w:rsidR="005806E6" w:rsidRDefault="00000000">
      <w:r w:rsidRPr="008A7B0E">
        <w:rPr>
          <w:noProof/>
        </w:rPr>
        <w:lastRenderedPageBreak/>
        <w:drawing>
          <wp:inline distT="114300" distB="114300" distL="114300" distR="114300" wp14:anchorId="3661AB6B" wp14:editId="5BF9EF20">
            <wp:extent cx="5731200" cy="1447800"/>
            <wp:effectExtent l="0" t="0" r="0" b="0"/>
            <wp:docPr id="8" name="image1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.png"/>
                    <pic:cNvPicPr preferRelativeResize="0"/>
                  </pic:nvPicPr>
                  <pic:blipFill>
                    <a:blip r:embed="rId4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447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54ED4C2" w14:textId="77777777" w:rsidR="005806E6" w:rsidRDefault="00000000">
      <w:r>
        <w:t>La Disposición en Planta agrupando por Procesos, por Células o por Línea de Producción dependerá de factores como las características del producto, la variedad de productos a fabricar, el volumen de producción, la flexibilidad requerida, las diferentes tareas a realizar propias del proceso y la logística entre fases.</w:t>
      </w:r>
    </w:p>
    <w:p w14:paraId="2C44EE25" w14:textId="77777777" w:rsidR="005806E6" w:rsidRDefault="005806E6"/>
    <w:p w14:paraId="6B70C8D9" w14:textId="77777777" w:rsidR="005806E6" w:rsidRDefault="00000000">
      <w:r w:rsidRPr="008A7B0E">
        <w:rPr>
          <w:noProof/>
        </w:rPr>
        <w:drawing>
          <wp:inline distT="114300" distB="114300" distL="114300" distR="114300" wp14:anchorId="1E5794DD" wp14:editId="20F6ADE4">
            <wp:extent cx="5731200" cy="1600200"/>
            <wp:effectExtent l="0" t="0" r="0" b="0"/>
            <wp:docPr id="2" name="image1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7.png"/>
                    <pic:cNvPicPr preferRelativeResize="0"/>
                  </pic:nvPicPr>
                  <pic:blipFill>
                    <a:blip r:embed="rId4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600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0D60AA4" w14:textId="77777777" w:rsidR="005806E6" w:rsidRDefault="00000000">
      <w:r>
        <w:t>Automatización es la ciencia que trata de los métodos y procedimientos cuya finalidad es la sustitución del operador humano por un operador artificial en la ejecución de una tarea previamente programada. (Esa es la definición de AUTOMÁTICA)</w:t>
      </w:r>
    </w:p>
    <w:p w14:paraId="0E631F4E" w14:textId="77777777" w:rsidR="005806E6" w:rsidRDefault="00000000">
      <w:r w:rsidRPr="008A7B0E">
        <w:rPr>
          <w:noProof/>
        </w:rPr>
        <w:drawing>
          <wp:inline distT="114300" distB="114300" distL="114300" distR="114300" wp14:anchorId="3279C1DF" wp14:editId="040F4AC7">
            <wp:extent cx="5731200" cy="1447800"/>
            <wp:effectExtent l="0" t="0" r="0" b="0"/>
            <wp:docPr id="6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4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447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BB4B221" w14:textId="77777777" w:rsidR="005806E6" w:rsidRDefault="005806E6"/>
    <w:p w14:paraId="2E2257B5" w14:textId="77777777" w:rsidR="005806E6" w:rsidRDefault="00000000">
      <w:r>
        <w:t>La Automatización Rígida es aquella en la que la secuencia de operaciones está fijada por la configuración de los equipos utilizados.Generalmente constituida por máquinas diseñadas especialmente para una aplicación específica.</w:t>
      </w:r>
    </w:p>
    <w:p w14:paraId="768B8BAC" w14:textId="77777777" w:rsidR="005806E6" w:rsidRDefault="00000000">
      <w:r w:rsidRPr="008A7B0E">
        <w:rPr>
          <w:noProof/>
        </w:rPr>
        <w:drawing>
          <wp:inline distT="114300" distB="114300" distL="114300" distR="114300" wp14:anchorId="59B461B3" wp14:editId="7814ECB6">
            <wp:extent cx="5731200" cy="10668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4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066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27A4C47" w14:textId="77777777" w:rsidR="005806E6" w:rsidRDefault="00000000">
      <w:r>
        <w:t>La disposición con Pieza en Posición Fija suele adoptarse cuando la características del producto a fabricar aconsejan que éste no se mueva durante el proceso.</w:t>
      </w:r>
    </w:p>
    <w:p w14:paraId="08CD374F" w14:textId="77777777" w:rsidR="005806E6" w:rsidRDefault="005806E6"/>
    <w:p w14:paraId="43CF7A4F" w14:textId="77777777" w:rsidR="005806E6" w:rsidRDefault="005806E6"/>
    <w:p w14:paraId="099413C7" w14:textId="77777777" w:rsidR="005806E6" w:rsidRDefault="00000000">
      <w:r w:rsidRPr="008A7B0E">
        <w:rPr>
          <w:noProof/>
        </w:rPr>
        <w:lastRenderedPageBreak/>
        <w:drawing>
          <wp:inline distT="114300" distB="114300" distL="114300" distR="114300" wp14:anchorId="55C9F668" wp14:editId="3FFECA06">
            <wp:extent cx="5731200" cy="1155700"/>
            <wp:effectExtent l="0" t="0" r="0" b="0"/>
            <wp:docPr id="3" name="image1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.png"/>
                    <pic:cNvPicPr preferRelativeResize="0"/>
                  </pic:nvPicPr>
                  <pic:blipFill>
                    <a:blip r:embed="rId4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155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sectPr w:rsidR="005806E6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Francisco Cano" w:date="2025-04-13T19:56:00Z" w:initials="">
    <w:p w14:paraId="2C9924A5" w14:textId="77777777" w:rsidR="005806E6" w:rsidRPr="008A7B0E" w:rsidRDefault="008A7B0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</w:pPr>
      <w:r>
        <w:rPr>
          <w:rStyle w:val="Refdecomentario"/>
        </w:rPr>
        <w:annotationRef/>
      </w:r>
      <w:r w:rsidRPr="008A7B0E">
        <w:t>creo que es porque a veces los sensores suelen tener una alimentación independiente</w:t>
      </w:r>
    </w:p>
  </w:comment>
  <w:comment w:id="1" w:author="Juan Cruz Paredes" w:date="2025-04-16T02:27:00Z" w:initials="">
    <w:p w14:paraId="0A1F86F7" w14:textId="77777777" w:rsidR="005806E6" w:rsidRPr="008A7B0E" w:rsidRDefault="008A7B0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</w:pPr>
      <w:r>
        <w:rPr>
          <w:rStyle w:val="Refdecomentario"/>
        </w:rPr>
        <w:annotationRef/>
      </w:r>
      <w:r w:rsidRPr="008A7B0E">
        <w:t>creo que es porque la fuente alimenta al plc completo, lo que se deberia ver es cada entrada o salida y comparar la potencia de esta contra la potencia aparente que soporta el borne asociado</w:t>
      </w:r>
    </w:p>
  </w:comment>
  <w:comment w:id="8" w:author="Juan Cruz Paredes" w:date="2025-04-16T02:37:00Z" w:initials="">
    <w:p w14:paraId="76896DF8" w14:textId="77777777" w:rsidR="005806E6" w:rsidRPr="008A7B0E" w:rsidRDefault="008A7B0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</w:pPr>
      <w:r>
        <w:rPr>
          <w:rStyle w:val="Refdecomentario"/>
        </w:rPr>
        <w:annotationRef/>
      </w:r>
      <w:r w:rsidRPr="008A7B0E">
        <w:t>TAAAN FINO vas a hilar?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2C9924A5" w15:done="0"/>
  <w15:commentEx w15:paraId="0A1F86F7" w15:done="0"/>
  <w15:commentEx w15:paraId="76896DF8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2C9924A5" w16cid:durableId="53898F6F"/>
  <w16cid:commentId w16cid:paraId="0A1F86F7" w16cid:durableId="197A6204"/>
  <w16cid:commentId w16cid:paraId="76896DF8" w16cid:durableId="7C2BA3AF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2B993BDC-EE00-490B-9411-F6C2A274BF46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F9F9C091-DB72-4EB5-89A6-BB8F71CDFA85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806E6"/>
    <w:rsid w:val="0052084C"/>
    <w:rsid w:val="005541DD"/>
    <w:rsid w:val="005806E6"/>
    <w:rsid w:val="007B38F0"/>
    <w:rsid w:val="008A7B0E"/>
    <w:rsid w:val="008B141F"/>
    <w:rsid w:val="00F6691E"/>
    <w:rsid w:val="00F70B22"/>
    <w:rsid w:val="00FD2E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211A07"/>
  <w15:docId w15:val="{C22810B3-4CB2-4199-8E1F-D63AA41C5A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" w:eastAsia="es-A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Pr>
      <w:sz w:val="20"/>
      <w:szCs w:val="20"/>
    </w:rPr>
  </w:style>
  <w:style w:type="character" w:styleId="Refdecomentario">
    <w:name w:val="annotation reference"/>
    <w:basedOn w:val="Fuentedeprrafopredeter"/>
    <w:uiPriority w:val="99"/>
    <w:semiHidden/>
    <w:unhideWhenUsed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0.png"/><Relationship Id="rId39" Type="http://schemas.openxmlformats.org/officeDocument/2006/relationships/image" Target="media/image33.png"/><Relationship Id="rId21" Type="http://schemas.microsoft.com/office/2016/09/relationships/commentsIds" Target="commentsIds.xml"/><Relationship Id="rId34" Type="http://schemas.openxmlformats.org/officeDocument/2006/relationships/image" Target="media/image28.png"/><Relationship Id="rId42" Type="http://schemas.openxmlformats.org/officeDocument/2006/relationships/image" Target="media/image36.png"/><Relationship Id="rId47" Type="http://schemas.openxmlformats.org/officeDocument/2006/relationships/image" Target="media/image41.png"/><Relationship Id="rId50" Type="http://schemas.openxmlformats.org/officeDocument/2006/relationships/theme" Target="theme/theme1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9" Type="http://schemas.openxmlformats.org/officeDocument/2006/relationships/image" Target="media/image23.png"/><Relationship Id="rId11" Type="http://schemas.openxmlformats.org/officeDocument/2006/relationships/image" Target="media/image8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45" Type="http://schemas.openxmlformats.org/officeDocument/2006/relationships/image" Target="media/image39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49" Type="http://schemas.openxmlformats.org/officeDocument/2006/relationships/fontTable" Target="fontTable.xml"/><Relationship Id="rId10" Type="http://schemas.openxmlformats.org/officeDocument/2006/relationships/image" Target="media/image7.png"/><Relationship Id="rId19" Type="http://schemas.openxmlformats.org/officeDocument/2006/relationships/comments" Target="comments.xml"/><Relationship Id="rId31" Type="http://schemas.openxmlformats.org/officeDocument/2006/relationships/image" Target="media/image25.png"/><Relationship Id="rId44" Type="http://schemas.openxmlformats.org/officeDocument/2006/relationships/image" Target="media/image3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image" Target="media/image37.png"/><Relationship Id="rId48" Type="http://schemas.openxmlformats.org/officeDocument/2006/relationships/image" Target="media/image42.png"/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image" Target="media/image40.png"/><Relationship Id="rId20" Type="http://schemas.microsoft.com/office/2011/relationships/commentsExtended" Target="commentsExtended.xml"/><Relationship Id="rId41" Type="http://schemas.openxmlformats.org/officeDocument/2006/relationships/image" Target="media/image35.png"/><Relationship Id="rId1" Type="http://schemas.openxmlformats.org/officeDocument/2006/relationships/styles" Target="styles.xml"/><Relationship Id="rId6" Type="http://schemas.openxmlformats.org/officeDocument/2006/relationships/image" Target="media/image3.png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95</TotalTime>
  <Pages>12</Pages>
  <Words>989</Words>
  <Characters>5237</Characters>
  <Application>Microsoft Office Word</Application>
  <DocSecurity>0</DocSecurity>
  <Lines>187</Lines>
  <Paragraphs>56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TOMAS AGUSTIN GARCIA SAD</cp:lastModifiedBy>
  <cp:revision>6</cp:revision>
  <dcterms:created xsi:type="dcterms:W3CDTF">2026-04-13T04:59:00Z</dcterms:created>
  <dcterms:modified xsi:type="dcterms:W3CDTF">2026-04-13T21:39:00Z</dcterms:modified>
</cp:coreProperties>
</file>